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B12DF4" w14:textId="77777777" w:rsidR="00440DCB" w:rsidRPr="00440DCB" w:rsidRDefault="00440DCB" w:rsidP="00166A5C">
      <w:pPr>
        <w:rPr>
          <w:b/>
          <w:sz w:val="28"/>
        </w:rPr>
      </w:pPr>
      <w:r>
        <w:rPr>
          <w:b/>
          <w:sz w:val="28"/>
        </w:rPr>
        <w:t>Facebook Marketplace Dataset</w:t>
      </w:r>
    </w:p>
    <w:p w14:paraId="573CE293" w14:textId="77777777" w:rsidR="00166A5C" w:rsidRDefault="00166A5C" w:rsidP="00166A5C">
      <w:r>
        <w:t>The Facebook Live Sellers in Thailand dataset</w:t>
      </w:r>
      <w:r w:rsidR="00440DCB">
        <w:t xml:space="preserve"> </w:t>
      </w:r>
      <w:r>
        <w:t xml:space="preserve">contains information about </w:t>
      </w:r>
      <w:r w:rsidR="007C2D4D">
        <w:t xml:space="preserve">the </w:t>
      </w:r>
      <w:r>
        <w:t>Facebook pages of 10 Thai fashion and cosmetics retail sellers. Below is a description of the dataset:</w:t>
      </w:r>
    </w:p>
    <w:p w14:paraId="55CD01D6" w14:textId="77777777" w:rsidR="00166A5C" w:rsidRDefault="00166A5C" w:rsidP="00166A5C"/>
    <w:p w14:paraId="34CC3FD1" w14:textId="77777777" w:rsidR="00166A5C" w:rsidRDefault="00166A5C" w:rsidP="00166A5C">
      <w:r>
        <w:t>1. Title: Facebook Live Sellers in Thailand Dataset</w:t>
      </w:r>
    </w:p>
    <w:p w14:paraId="1AB8FCEF" w14:textId="77777777" w:rsidR="00166A5C" w:rsidRDefault="00166A5C" w:rsidP="00166A5C"/>
    <w:p w14:paraId="45CC25A8" w14:textId="77777777" w:rsidR="00166A5C" w:rsidRDefault="00166A5C" w:rsidP="00166A5C">
      <w:r>
        <w:t>2. Source: The dataset is sourced from the UCI Machine Learning Repository.</w:t>
      </w:r>
    </w:p>
    <w:p w14:paraId="43CD66C9" w14:textId="77777777" w:rsidR="00166A5C" w:rsidRDefault="00166A5C" w:rsidP="00166A5C"/>
    <w:p w14:paraId="39ED152C" w14:textId="77777777" w:rsidR="00166A5C" w:rsidRDefault="00166A5C" w:rsidP="00166A5C">
      <w:r>
        <w:t>3. Data Type: The dataset is in a tabular format, typically stored in a CSV (Comma Separated Values) file.</w:t>
      </w:r>
    </w:p>
    <w:p w14:paraId="5751FEE4" w14:textId="77777777" w:rsidR="00166A5C" w:rsidRDefault="00166A5C" w:rsidP="00166A5C"/>
    <w:p w14:paraId="7FAC5CB9" w14:textId="77777777" w:rsidR="00166A5C" w:rsidRDefault="00166A5C" w:rsidP="00166A5C">
      <w:r>
        <w:t>4. Number of Instances: There are a total of 7050 instances (rows) in the dataset.</w:t>
      </w:r>
    </w:p>
    <w:p w14:paraId="126E14A1" w14:textId="77777777" w:rsidR="00166A5C" w:rsidRDefault="00166A5C" w:rsidP="00166A5C"/>
    <w:p w14:paraId="241A1BDD" w14:textId="77777777" w:rsidR="00166A5C" w:rsidRDefault="00166A5C" w:rsidP="00166A5C">
      <w:r>
        <w:t>5. Number of Attributes: The dataset initially consists of 16 attributes (columns). After removing redundant columns, there are 14 attributes remaining.</w:t>
      </w:r>
    </w:p>
    <w:p w14:paraId="18ABA9AE" w14:textId="77777777" w:rsidR="00166A5C" w:rsidRDefault="00166A5C" w:rsidP="00166A5C"/>
    <w:p w14:paraId="0C993B20" w14:textId="77777777" w:rsidR="00166A5C" w:rsidRDefault="00166A5C" w:rsidP="00166A5C">
      <w:r>
        <w:t>6. Attribute Information:</w:t>
      </w:r>
    </w:p>
    <w:p w14:paraId="6D7DF5F7" w14:textId="77777777" w:rsidR="00166A5C" w:rsidRDefault="00166A5C" w:rsidP="00166A5C">
      <w:r>
        <w:t xml:space="preserve">   - </w:t>
      </w:r>
      <w:proofErr w:type="spellStart"/>
      <w:r>
        <w:t>status_id</w:t>
      </w:r>
      <w:proofErr w:type="spellEnd"/>
      <w:r>
        <w:t>: Unique identifier for each status post.</w:t>
      </w:r>
    </w:p>
    <w:p w14:paraId="1451FF8A" w14:textId="77777777" w:rsidR="00166A5C" w:rsidRDefault="00166A5C" w:rsidP="00166A5C">
      <w:r>
        <w:t xml:space="preserve">   - </w:t>
      </w:r>
      <w:proofErr w:type="spellStart"/>
      <w:r>
        <w:t>status_published</w:t>
      </w:r>
      <w:proofErr w:type="spellEnd"/>
      <w:r>
        <w:t>: Date and time when the status post was published.</w:t>
      </w:r>
    </w:p>
    <w:p w14:paraId="28C51FE2" w14:textId="77777777" w:rsidR="00166A5C" w:rsidRDefault="00166A5C" w:rsidP="00166A5C">
      <w:r>
        <w:t xml:space="preserve">   - </w:t>
      </w:r>
      <w:proofErr w:type="spellStart"/>
      <w:r>
        <w:t>status_type</w:t>
      </w:r>
      <w:proofErr w:type="spellEnd"/>
      <w:r>
        <w:t>: Nature of the status post (e.g., video, photo, status, link).</w:t>
      </w:r>
    </w:p>
    <w:p w14:paraId="2D64F745" w14:textId="77777777" w:rsidR="00166A5C" w:rsidRDefault="00166A5C" w:rsidP="00166A5C">
      <w:r>
        <w:t xml:space="preserve">   - </w:t>
      </w:r>
      <w:proofErr w:type="spellStart"/>
      <w:r>
        <w:t>num_reactions</w:t>
      </w:r>
      <w:proofErr w:type="spellEnd"/>
      <w:r>
        <w:t xml:space="preserve">: Number of reactions (e.g., likes, loves, wow, </w:t>
      </w:r>
      <w:proofErr w:type="spellStart"/>
      <w:r>
        <w:t>haha</w:t>
      </w:r>
      <w:proofErr w:type="spellEnd"/>
      <w:r>
        <w:t>, sad, angry) received on the status post.</w:t>
      </w:r>
    </w:p>
    <w:p w14:paraId="156EE790" w14:textId="77777777" w:rsidR="00166A5C" w:rsidRDefault="00166A5C" w:rsidP="00166A5C">
      <w:r>
        <w:t xml:space="preserve">   - </w:t>
      </w:r>
      <w:proofErr w:type="spellStart"/>
      <w:r>
        <w:t>num_comments</w:t>
      </w:r>
      <w:proofErr w:type="spellEnd"/>
      <w:r>
        <w:t>: Number of comments received on the status post.</w:t>
      </w:r>
    </w:p>
    <w:p w14:paraId="5AB63C74" w14:textId="77777777" w:rsidR="00166A5C" w:rsidRDefault="00166A5C" w:rsidP="00166A5C">
      <w:r>
        <w:t xml:space="preserve">   - </w:t>
      </w:r>
      <w:proofErr w:type="spellStart"/>
      <w:r>
        <w:t>num_shares</w:t>
      </w:r>
      <w:proofErr w:type="spellEnd"/>
      <w:r>
        <w:t>: Number of shares received on the status post.</w:t>
      </w:r>
    </w:p>
    <w:p w14:paraId="1C3A1060" w14:textId="77777777" w:rsidR="00166A5C" w:rsidRDefault="00166A5C" w:rsidP="00166A5C">
      <w:r>
        <w:t xml:space="preserve">   - Additional numerical and categorical attributes related to engagement metrics and status post features.</w:t>
      </w:r>
    </w:p>
    <w:p w14:paraId="7A92EB5E" w14:textId="77777777" w:rsidR="00166A5C" w:rsidRDefault="00166A5C" w:rsidP="00166A5C"/>
    <w:p w14:paraId="715C73B3" w14:textId="77777777" w:rsidR="00166A5C" w:rsidRDefault="00166A5C" w:rsidP="00166A5C">
      <w:r>
        <w:t>7. Missing Values: The dataset may contain missing values, which need to be handled during data preprocessing.</w:t>
      </w:r>
    </w:p>
    <w:p w14:paraId="02CF924B" w14:textId="77777777" w:rsidR="00676ED4" w:rsidRDefault="00676ED4" w:rsidP="00166A5C"/>
    <w:p w14:paraId="702BE8E3" w14:textId="77777777" w:rsidR="00676ED4" w:rsidRDefault="00676ED4" w:rsidP="00166A5C"/>
    <w:p w14:paraId="5F923BA9" w14:textId="77777777" w:rsidR="00676ED4" w:rsidRPr="00676ED4" w:rsidRDefault="00676ED4" w:rsidP="00166A5C">
      <w:pPr>
        <w:rPr>
          <w:b/>
          <w:sz w:val="40"/>
        </w:rPr>
      </w:pPr>
      <w:r w:rsidRPr="00676ED4">
        <w:rPr>
          <w:b/>
          <w:sz w:val="40"/>
        </w:rPr>
        <w:lastRenderedPageBreak/>
        <w:t>Questions</w:t>
      </w:r>
    </w:p>
    <w:p w14:paraId="0807A23B" w14:textId="77777777" w:rsidR="00166A5C" w:rsidRDefault="00166A5C" w:rsidP="00166A5C"/>
    <w:p w14:paraId="27E77120" w14:textId="77777777" w:rsidR="00352390" w:rsidRDefault="006F35E7" w:rsidP="00352390">
      <w:pPr>
        <w:pStyle w:val="ListParagraph"/>
        <w:numPr>
          <w:ilvl w:val="0"/>
          <w:numId w:val="4"/>
        </w:numPr>
      </w:pPr>
      <w:r>
        <w:t>How does the time of upload (`</w:t>
      </w:r>
      <w:proofErr w:type="spellStart"/>
      <w:r>
        <w:t>status_published</w:t>
      </w:r>
      <w:proofErr w:type="spellEnd"/>
      <w:r>
        <w:t>`)  affects the `</w:t>
      </w:r>
      <w:proofErr w:type="spellStart"/>
      <w:r>
        <w:t>num_reaction</w:t>
      </w:r>
      <w:proofErr w:type="spellEnd"/>
      <w:r>
        <w:t>`?</w:t>
      </w:r>
    </w:p>
    <w:p w14:paraId="74EB9B3C" w14:textId="77777777" w:rsidR="00352390" w:rsidRDefault="00352390" w:rsidP="00352390">
      <w:pPr>
        <w:pStyle w:val="ListParagraph"/>
        <w:numPr>
          <w:ilvl w:val="0"/>
          <w:numId w:val="4"/>
        </w:numPr>
      </w:pPr>
      <w:r w:rsidRPr="00352390">
        <w:t>Is there a correlation between the number of reactions (</w:t>
      </w:r>
      <w:proofErr w:type="spellStart"/>
      <w:r w:rsidRPr="00352390">
        <w:t>num_reactions</w:t>
      </w:r>
      <w:proofErr w:type="spellEnd"/>
      <w:r w:rsidRPr="00352390">
        <w:t>) and other engagement metrics such as comments (</w:t>
      </w:r>
      <w:proofErr w:type="spellStart"/>
      <w:r w:rsidRPr="00352390">
        <w:t>num_comments</w:t>
      </w:r>
      <w:proofErr w:type="spellEnd"/>
      <w:r w:rsidRPr="00352390">
        <w:t>) and shares (</w:t>
      </w:r>
      <w:proofErr w:type="spellStart"/>
      <w:r w:rsidRPr="00352390">
        <w:t>num_shares</w:t>
      </w:r>
      <w:proofErr w:type="spellEnd"/>
      <w:r w:rsidRPr="00352390">
        <w:t>)? If so, what is the strength and direction of this correlation?</w:t>
      </w:r>
    </w:p>
    <w:p w14:paraId="0DAF38FF" w14:textId="77777777" w:rsidR="00352390" w:rsidRDefault="00352390" w:rsidP="00352390">
      <w:pPr>
        <w:pStyle w:val="ListParagraph"/>
        <w:numPr>
          <w:ilvl w:val="0"/>
          <w:numId w:val="4"/>
        </w:numPr>
      </w:pPr>
      <w:r>
        <w:t>Use</w:t>
      </w:r>
      <w:r w:rsidRPr="00352390">
        <w:t xml:space="preserve"> the columns </w:t>
      </w:r>
      <w:proofErr w:type="spellStart"/>
      <w:r w:rsidRPr="00352390">
        <w:t>status_type</w:t>
      </w:r>
      <w:proofErr w:type="spellEnd"/>
      <w:r w:rsidRPr="00352390">
        <w:t xml:space="preserve">, </w:t>
      </w:r>
      <w:proofErr w:type="spellStart"/>
      <w:r w:rsidRPr="00352390">
        <w:t>num_reactions</w:t>
      </w:r>
      <w:proofErr w:type="spellEnd"/>
      <w:r w:rsidRPr="00352390">
        <w:t xml:space="preserve">, </w:t>
      </w:r>
      <w:proofErr w:type="spellStart"/>
      <w:r w:rsidRPr="00352390">
        <w:t>num_comments</w:t>
      </w:r>
      <w:proofErr w:type="spellEnd"/>
      <w:r w:rsidRPr="00352390">
        <w:t xml:space="preserve">, </w:t>
      </w:r>
      <w:proofErr w:type="spellStart"/>
      <w:r w:rsidRPr="00352390">
        <w:t>num_shares</w:t>
      </w:r>
      <w:proofErr w:type="spellEnd"/>
      <w:r w:rsidRPr="00352390">
        <w:t xml:space="preserve">, </w:t>
      </w:r>
      <w:proofErr w:type="spellStart"/>
      <w:r w:rsidRPr="00352390">
        <w:t>num_likes</w:t>
      </w:r>
      <w:proofErr w:type="spellEnd"/>
      <w:r w:rsidRPr="00352390">
        <w:t xml:space="preserve">, </w:t>
      </w:r>
      <w:proofErr w:type="spellStart"/>
      <w:r w:rsidRPr="00352390">
        <w:t>num_loves</w:t>
      </w:r>
      <w:proofErr w:type="spellEnd"/>
      <w:r w:rsidRPr="00352390">
        <w:t xml:space="preserve">, </w:t>
      </w:r>
      <w:proofErr w:type="spellStart"/>
      <w:r w:rsidRPr="00352390">
        <w:t>num_wows</w:t>
      </w:r>
      <w:proofErr w:type="spellEnd"/>
      <w:r w:rsidRPr="00352390">
        <w:t xml:space="preserve">, </w:t>
      </w:r>
      <w:proofErr w:type="spellStart"/>
      <w:r w:rsidRPr="00352390">
        <w:t>num_hahas</w:t>
      </w:r>
      <w:proofErr w:type="spellEnd"/>
      <w:r w:rsidRPr="00352390">
        <w:t xml:space="preserve">, </w:t>
      </w:r>
      <w:proofErr w:type="spellStart"/>
      <w:r w:rsidRPr="00352390">
        <w:t>num_sads</w:t>
      </w:r>
      <w:proofErr w:type="spellEnd"/>
      <w:r w:rsidRPr="00352390">
        <w:t xml:space="preserve">, and </w:t>
      </w:r>
      <w:proofErr w:type="spellStart"/>
      <w:r w:rsidRPr="00352390">
        <w:t>num_angrys</w:t>
      </w:r>
      <w:proofErr w:type="spellEnd"/>
      <w:r w:rsidRPr="00352390">
        <w:t xml:space="preserve"> to train a K-Means clustering model on th</w:t>
      </w:r>
      <w:r>
        <w:t>e Facebook Live Sellers dataset.</w:t>
      </w:r>
    </w:p>
    <w:p w14:paraId="162A4D34" w14:textId="77777777" w:rsidR="00352390" w:rsidRDefault="00352390" w:rsidP="00352390">
      <w:pPr>
        <w:pStyle w:val="ListParagraph"/>
        <w:numPr>
          <w:ilvl w:val="0"/>
          <w:numId w:val="4"/>
        </w:numPr>
      </w:pPr>
      <w:r>
        <w:t>Use the elbow method to find the optimum number of clusters.</w:t>
      </w:r>
    </w:p>
    <w:p w14:paraId="30AE5091" w14:textId="35362A8B" w:rsidR="00963B9B" w:rsidRDefault="00352390" w:rsidP="00963B9B">
      <w:pPr>
        <w:pStyle w:val="ListParagraph"/>
        <w:numPr>
          <w:ilvl w:val="0"/>
          <w:numId w:val="4"/>
        </w:numPr>
      </w:pPr>
      <w:r>
        <w:t>What is the count of different types of posts in the dataset?</w:t>
      </w:r>
    </w:p>
    <w:p w14:paraId="152A1677" w14:textId="5433B0A9" w:rsidR="00963B9B" w:rsidRDefault="00352390" w:rsidP="00352390">
      <w:pPr>
        <w:pStyle w:val="ListParagraph"/>
        <w:numPr>
          <w:ilvl w:val="0"/>
          <w:numId w:val="4"/>
        </w:numPr>
      </w:pPr>
      <w:r>
        <w:t xml:space="preserve">What is the average value of </w:t>
      </w:r>
      <w:proofErr w:type="spellStart"/>
      <w:r>
        <w:t>num_reaction</w:t>
      </w:r>
      <w:proofErr w:type="spellEnd"/>
      <w:r>
        <w:t xml:space="preserve">, </w:t>
      </w:r>
      <w:proofErr w:type="spellStart"/>
      <w:r>
        <w:t>num_comments</w:t>
      </w:r>
      <w:proofErr w:type="spellEnd"/>
      <w:r>
        <w:t xml:space="preserve">, </w:t>
      </w:r>
      <w:proofErr w:type="spellStart"/>
      <w:r>
        <w:t>num_shares</w:t>
      </w:r>
      <w:proofErr w:type="spellEnd"/>
      <w:r>
        <w:t xml:space="preserve"> for each post type?</w:t>
      </w:r>
    </w:p>
    <w:p w14:paraId="0D320D44" w14:textId="12400C1D" w:rsidR="00352390" w:rsidRDefault="00963B9B" w:rsidP="00963B9B">
      <w:r>
        <w:br w:type="page"/>
      </w:r>
      <w:r>
        <w:lastRenderedPageBreak/>
        <w:t>MY SOLUTION / WORKING</w:t>
      </w:r>
    </w:p>
    <w:p w14:paraId="0B6AF2E6" w14:textId="77777777" w:rsidR="00963B9B" w:rsidRDefault="00963B9B" w:rsidP="00963B9B"/>
    <w:p w14:paraId="781A4435" w14:textId="12A915BB" w:rsidR="00963B9B" w:rsidRDefault="00963B9B" w:rsidP="00963B9B">
      <w:pPr>
        <w:numPr>
          <w:ilvl w:val="0"/>
          <w:numId w:val="5"/>
        </w:numPr>
      </w:pPr>
      <w:r>
        <w:t>Looking at the Dataset</w:t>
      </w:r>
    </w:p>
    <w:p w14:paraId="757AD42D" w14:textId="6B1E1743" w:rsidR="00963B9B" w:rsidRDefault="00963B9B" w:rsidP="00725165">
      <w:pPr>
        <w:numPr>
          <w:ilvl w:val="1"/>
          <w:numId w:val="5"/>
        </w:numPr>
      </w:pPr>
      <w:proofErr w:type="spellStart"/>
      <w:r>
        <w:t>Status_published</w:t>
      </w:r>
      <w:proofErr w:type="spellEnd"/>
      <w:r>
        <w:t xml:space="preserve"> has two different data types that might be a problem later. I will deal with that. (</w:t>
      </w:r>
      <w:r>
        <w:rPr>
          <w:color w:val="FF0000"/>
        </w:rPr>
        <w:t>Didn’t need to. Pandas did it itself</w:t>
      </w:r>
      <w:r w:rsidR="00725165" w:rsidRPr="00725165">
        <w:t>)</w:t>
      </w:r>
    </w:p>
    <w:p w14:paraId="2DA5031B" w14:textId="77777777" w:rsidR="009B7DBD" w:rsidRDefault="0074376F" w:rsidP="0074376F">
      <w:pPr>
        <w:numPr>
          <w:ilvl w:val="0"/>
          <w:numId w:val="5"/>
        </w:numPr>
      </w:pPr>
      <w:r>
        <w:t>Answering the first question.</w:t>
      </w:r>
    </w:p>
    <w:p w14:paraId="6AEB52DD" w14:textId="77777777" w:rsidR="009B7DBD" w:rsidRDefault="0074376F" w:rsidP="009B7DBD">
      <w:pPr>
        <w:numPr>
          <w:ilvl w:val="1"/>
          <w:numId w:val="5"/>
        </w:numPr>
      </w:pPr>
      <w:r>
        <w:t xml:space="preserve"> I will find the correlation between the </w:t>
      </w:r>
      <w:proofErr w:type="spellStart"/>
      <w:r>
        <w:t>status_published</w:t>
      </w:r>
      <w:proofErr w:type="spellEnd"/>
      <w:r>
        <w:t xml:space="preserve"> and </w:t>
      </w:r>
      <w:proofErr w:type="spellStart"/>
      <w:r>
        <w:t>num_reaction</w:t>
      </w:r>
      <w:proofErr w:type="spellEnd"/>
      <w:r>
        <w:t xml:space="preserve"> and plot a graph using matplotlib</w:t>
      </w:r>
      <w:r w:rsidR="009A64DB">
        <w:t>.</w:t>
      </w:r>
      <w:r w:rsidR="009A64DB">
        <w:br/>
      </w:r>
      <w:r w:rsidR="009A64DB">
        <w:rPr>
          <w:color w:val="FF0000"/>
        </w:rPr>
        <w:t xml:space="preserve">But… </w:t>
      </w:r>
      <w:proofErr w:type="spellStart"/>
      <w:r w:rsidR="009A64DB">
        <w:rPr>
          <w:color w:val="FF0000"/>
        </w:rPr>
        <w:t>status_published</w:t>
      </w:r>
      <w:proofErr w:type="spellEnd"/>
      <w:r w:rsidR="009A64DB">
        <w:rPr>
          <w:color w:val="FF0000"/>
        </w:rPr>
        <w:t xml:space="preserve"> is not numeric type, how will I find relation between them.</w:t>
      </w:r>
    </w:p>
    <w:p w14:paraId="40E5014C" w14:textId="147F224E" w:rsidR="009B7DBD" w:rsidRDefault="0045020C" w:rsidP="009B7DBD">
      <w:pPr>
        <w:numPr>
          <w:ilvl w:val="1"/>
          <w:numId w:val="5"/>
        </w:numPr>
      </w:pPr>
      <w:r>
        <w:t xml:space="preserve">I </w:t>
      </w:r>
      <w:r w:rsidR="00031DA6">
        <w:t xml:space="preserve">split the </w:t>
      </w:r>
      <w:proofErr w:type="spellStart"/>
      <w:r w:rsidR="00031DA6">
        <w:t>status_published</w:t>
      </w:r>
      <w:proofErr w:type="spellEnd"/>
      <w:r w:rsidR="00031DA6">
        <w:t xml:space="preserve"> into date and time and then found a relation between the hour</w:t>
      </w:r>
      <w:r w:rsidR="009B7DBD">
        <w:t xml:space="preserve"> o</w:t>
      </w:r>
      <w:r w:rsidR="00031DA6">
        <w:t xml:space="preserve">f the day and the number of </w:t>
      </w:r>
      <w:r w:rsidR="009B7DBD">
        <w:t>reactions</w:t>
      </w:r>
      <w:r w:rsidR="00031DA6">
        <w:t xml:space="preserve"> in that hour.</w:t>
      </w:r>
    </w:p>
    <w:p w14:paraId="2C6DDCEA" w14:textId="11ECB4E9" w:rsidR="0033206D" w:rsidRPr="0045020C" w:rsidRDefault="0033206D" w:rsidP="009B7DBD">
      <w:pPr>
        <w:numPr>
          <w:ilvl w:val="1"/>
          <w:numId w:val="5"/>
        </w:numPr>
      </w:pPr>
      <w:r>
        <w:t xml:space="preserve">Done. Made 6 Graph will present the findings </w:t>
      </w:r>
      <w:r w:rsidR="009B7DBD">
        <w:t>towards</w:t>
      </w:r>
      <w:r>
        <w:t xml:space="preserve"> the end of the report.</w:t>
      </w:r>
    </w:p>
    <w:p w14:paraId="272ED558" w14:textId="3D45C239" w:rsidR="009B7DBD" w:rsidRDefault="009B7DBD" w:rsidP="009B7DBD">
      <w:pPr>
        <w:numPr>
          <w:ilvl w:val="0"/>
          <w:numId w:val="5"/>
        </w:numPr>
      </w:pPr>
      <w:r>
        <w:t>Answering the second question.</w:t>
      </w:r>
    </w:p>
    <w:p w14:paraId="7534FB44" w14:textId="661C223D" w:rsidR="009B7DBD" w:rsidRDefault="009B7DBD" w:rsidP="009B7DBD">
      <w:pPr>
        <w:numPr>
          <w:ilvl w:val="1"/>
          <w:numId w:val="5"/>
        </w:numPr>
      </w:pPr>
      <w:r>
        <w:t xml:space="preserve">I made a </w:t>
      </w:r>
      <w:proofErr w:type="spellStart"/>
      <w:r>
        <w:t>tempory</w:t>
      </w:r>
      <w:proofErr w:type="spellEnd"/>
      <w:r>
        <w:t xml:space="preserve"> </w:t>
      </w:r>
      <w:proofErr w:type="spellStart"/>
      <w:r>
        <w:t>df</w:t>
      </w:r>
      <w:proofErr w:type="spellEnd"/>
      <w:r>
        <w:t xml:space="preserve"> with only the engagement metrics and created a correlation matrix that I plotted. It has the strength and the direction noted.</w:t>
      </w:r>
    </w:p>
    <w:p w14:paraId="2FDAD693" w14:textId="5CCDA769" w:rsidR="00130353" w:rsidRDefault="00130353" w:rsidP="00130353">
      <w:pPr>
        <w:numPr>
          <w:ilvl w:val="0"/>
          <w:numId w:val="5"/>
        </w:numPr>
      </w:pPr>
      <w:r>
        <w:t>Answering the third question</w:t>
      </w:r>
    </w:p>
    <w:p w14:paraId="01C8836F" w14:textId="74E6D46F" w:rsidR="00130353" w:rsidRDefault="00130353" w:rsidP="00130353">
      <w:pPr>
        <w:numPr>
          <w:ilvl w:val="1"/>
          <w:numId w:val="5"/>
        </w:numPr>
      </w:pPr>
      <w:r>
        <w:t xml:space="preserve">I will </w:t>
      </w:r>
      <w:r w:rsidR="00B84177">
        <w:t xml:space="preserve">first convert the categorical data of </w:t>
      </w:r>
      <w:proofErr w:type="spellStart"/>
      <w:r w:rsidR="00B84177">
        <w:t>status_type</w:t>
      </w:r>
      <w:proofErr w:type="spellEnd"/>
      <w:r w:rsidR="00B84177">
        <w:t xml:space="preserve"> into numerical</w:t>
      </w:r>
    </w:p>
    <w:p w14:paraId="3BB9CEE4" w14:textId="6EA10A5D" w:rsidR="00B84177" w:rsidRDefault="00A02501" w:rsidP="00130353">
      <w:pPr>
        <w:numPr>
          <w:ilvl w:val="1"/>
          <w:numId w:val="5"/>
        </w:numPr>
      </w:pPr>
      <w:r>
        <w:t xml:space="preserve">Scale the features because </w:t>
      </w:r>
      <w:proofErr w:type="spellStart"/>
      <w:r>
        <w:t>num_reactions</w:t>
      </w:r>
      <w:proofErr w:type="spellEnd"/>
      <w:r>
        <w:t xml:space="preserve"> is ranging from 0 1000 and </w:t>
      </w:r>
      <w:proofErr w:type="spellStart"/>
      <w:r>
        <w:t>num_hugs</w:t>
      </w:r>
      <w:proofErr w:type="spellEnd"/>
      <w:r>
        <w:t xml:space="preserve"> or </w:t>
      </w:r>
      <w:proofErr w:type="spellStart"/>
      <w:r>
        <w:t>num_wow</w:t>
      </w:r>
      <w:proofErr w:type="spellEnd"/>
      <w:r>
        <w:t xml:space="preserve"> ranges from 0 to 100 only.</w:t>
      </w:r>
    </w:p>
    <w:p w14:paraId="4F68480D" w14:textId="4574AED2" w:rsidR="00922263" w:rsidRDefault="00922263" w:rsidP="00130353">
      <w:pPr>
        <w:numPr>
          <w:ilvl w:val="1"/>
          <w:numId w:val="5"/>
        </w:numPr>
      </w:pPr>
      <w:r>
        <w:t>I will check the performance without scaling as well.</w:t>
      </w:r>
    </w:p>
    <w:p w14:paraId="0F419674" w14:textId="2DF79634" w:rsidR="00922263" w:rsidRDefault="00922263" w:rsidP="00130353">
      <w:pPr>
        <w:numPr>
          <w:ilvl w:val="1"/>
          <w:numId w:val="5"/>
        </w:numPr>
      </w:pPr>
      <w:r>
        <w:t>Then using elbow method I will</w:t>
      </w:r>
      <w:r w:rsidR="00863816">
        <w:t xml:space="preserve"> find the optimal value of k and then start training the cluster.</w:t>
      </w:r>
    </w:p>
    <w:p w14:paraId="33BDA938" w14:textId="16EA12E9" w:rsidR="00002FDB" w:rsidRDefault="00820B9C" w:rsidP="00002FDB">
      <w:pPr>
        <w:ind w:left="1440"/>
      </w:pPr>
      <w:r>
        <w:t xml:space="preserve">Without Scaling, the graph looks good and has a clear value for k, but the difference in the range of the </w:t>
      </w:r>
      <w:r w:rsidR="005362A5">
        <w:t xml:space="preserve">feature column. Therefore, without scaling is not an option. </w:t>
      </w:r>
      <w:r w:rsidR="00DF30FE">
        <w:rPr>
          <w:noProof/>
        </w:rPr>
        <w:drawing>
          <wp:inline distT="0" distB="0" distL="0" distR="0" wp14:anchorId="2CE435D5" wp14:editId="1D97CF3E">
            <wp:extent cx="3587750" cy="1793875"/>
            <wp:effectExtent l="0" t="0" r="0" b="0"/>
            <wp:docPr id="8943810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81028" name="Picture 8943810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0A84" w14:textId="3A4D0695" w:rsidR="00AD067B" w:rsidRDefault="00AD067B" w:rsidP="00002FDB">
      <w:pPr>
        <w:ind w:left="1440"/>
      </w:pPr>
    </w:p>
    <w:p w14:paraId="2029E8DA" w14:textId="4FFD000A" w:rsidR="00AD067B" w:rsidRDefault="00AD067B" w:rsidP="00002FDB">
      <w:pPr>
        <w:ind w:left="1440"/>
      </w:pPr>
      <w:r>
        <w:lastRenderedPageBreak/>
        <w:t xml:space="preserve">With Scaling, the value is not clear and coming out to be 10 which is again nit advisable. </w:t>
      </w:r>
      <w:r w:rsidR="00DF30FE">
        <w:rPr>
          <w:noProof/>
        </w:rPr>
        <w:drawing>
          <wp:inline distT="0" distB="0" distL="0" distR="0" wp14:anchorId="37F761F1" wp14:editId="28751A04">
            <wp:extent cx="4305300" cy="2152650"/>
            <wp:effectExtent l="0" t="0" r="0" b="0"/>
            <wp:docPr id="1691914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14787" name="Picture 169191478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2E74" w14:textId="525FB920" w:rsidR="00DF30FE" w:rsidRDefault="00DF30FE" w:rsidP="00DF30FE">
      <w:r>
        <w:t xml:space="preserve">Therefore, I will employ some other method to </w:t>
      </w:r>
      <w:r w:rsidR="00540A49">
        <w:t>find out the value of k.</w:t>
      </w:r>
    </w:p>
    <w:p w14:paraId="04E024AA" w14:textId="23ADCA0E" w:rsidR="00B376C0" w:rsidRDefault="00B376C0" w:rsidP="00DF30FE">
      <w:r>
        <w:t xml:space="preserve">I employed Silhouette and David Bo.. Index method. At first I was not able to find an optimal value for k since </w:t>
      </w:r>
      <w:r w:rsidR="00C9450A">
        <w:t xml:space="preserve">elbow method was not good, </w:t>
      </w:r>
      <w:ins w:id="0" w:author="Microsoft Word" w:date="2025-03-08T21:45:00Z" w16du:dateUtc="2025-03-08T16:15:00Z">
        <w:r w:rsidR="00EF0F1D">
          <w:t>silhouette</w:t>
        </w:r>
      </w:ins>
      <w:r w:rsidR="00C9450A">
        <w:t xml:space="preserve"> gave the k value as 2, and </w:t>
      </w:r>
      <w:proofErr w:type="spellStart"/>
      <w:r w:rsidR="00C9450A">
        <w:t>dbi</w:t>
      </w:r>
      <w:proofErr w:type="spellEnd"/>
      <w:r w:rsidR="00C9450A">
        <w:t xml:space="preserve"> gave it as 10.</w:t>
      </w:r>
    </w:p>
    <w:p w14:paraId="153921F5" w14:textId="4782714E" w:rsidR="008304AA" w:rsidRDefault="008304AA" w:rsidP="00DF30FE">
      <w:r>
        <w:rPr>
          <w:noProof/>
        </w:rPr>
        <w:drawing>
          <wp:inline distT="0" distB="0" distL="0" distR="0" wp14:anchorId="7241947A" wp14:editId="777BA706">
            <wp:extent cx="4434840" cy="2217420"/>
            <wp:effectExtent l="0" t="0" r="3810" b="0"/>
            <wp:docPr id="4022866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86680" name="Picture 40228668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0FA9" w14:textId="77777777" w:rsidR="00C9450A" w:rsidRDefault="00C9450A" w:rsidP="00DF30FE"/>
    <w:p w14:paraId="754F9041" w14:textId="77777777" w:rsidR="00347945" w:rsidRDefault="0046375A" w:rsidP="00DF30FE">
      <w:pPr>
        <w:rPr>
          <w:noProof/>
        </w:rPr>
      </w:pPr>
      <w:r>
        <w:rPr>
          <w:noProof/>
        </w:rPr>
        <w:drawing>
          <wp:inline distT="0" distB="0" distL="0" distR="0" wp14:anchorId="2A615C29" wp14:editId="1304A50E">
            <wp:extent cx="4785360" cy="2392680"/>
            <wp:effectExtent l="0" t="0" r="0" b="7620"/>
            <wp:docPr id="1162263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63928" name="Picture 11622639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6133" w14:textId="77777777" w:rsidR="00347945" w:rsidRDefault="00347945" w:rsidP="00DF30FE">
      <w:pPr>
        <w:rPr>
          <w:noProof/>
        </w:rPr>
      </w:pPr>
    </w:p>
    <w:p w14:paraId="4829AE10" w14:textId="085DF89D" w:rsidR="00C9450A" w:rsidRDefault="0046375A" w:rsidP="00DF30FE">
      <w:r>
        <w:rPr>
          <w:noProof/>
        </w:rPr>
        <w:drawing>
          <wp:inline distT="0" distB="0" distL="0" distR="0" wp14:anchorId="6915A690" wp14:editId="7E4E7405">
            <wp:extent cx="4549140" cy="2274570"/>
            <wp:effectExtent l="0" t="0" r="3810" b="0"/>
            <wp:docPr id="9306423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42376" name="Picture 93064237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9AA1" w14:textId="0967CAF0" w:rsidR="00C9450A" w:rsidRDefault="00C9450A" w:rsidP="00DF30FE">
      <w:r>
        <w:t xml:space="preserve">Later, I realized that it was because I was considering the categorical </w:t>
      </w:r>
      <w:r w:rsidR="00F82786">
        <w:t xml:space="preserve">value </w:t>
      </w:r>
      <w:ins w:id="1" w:author="Microsoft Word" w:date="2025-03-08T21:45:00Z" w16du:dateUtc="2025-03-08T16:15:00Z">
        <w:r w:rsidR="00F82786">
          <w:t xml:space="preserve">in </w:t>
        </w:r>
        <w:r w:rsidR="00EF0F1D">
          <w:t xml:space="preserve">training the model. </w:t>
        </w:r>
      </w:ins>
      <w:r w:rsidR="003219D9">
        <w:t xml:space="preserve">This was </w:t>
      </w:r>
      <w:r w:rsidR="00E91CC5">
        <w:t xml:space="preserve">throwing off the model’s accuracy and misleading it since categorical value column when converted to </w:t>
      </w:r>
      <w:r w:rsidR="004C0D20">
        <w:t xml:space="preserve">numeric </w:t>
      </w:r>
      <w:r w:rsidR="00D8360D">
        <w:t xml:space="preserve">does not depict a continuous </w:t>
      </w:r>
      <w:r w:rsidR="00A628C5">
        <w:t>relationship. Scaling them introduces an artificial relationship and throws off the model.</w:t>
      </w:r>
    </w:p>
    <w:p w14:paraId="3EBCDD15" w14:textId="5443C5B6" w:rsidR="00AB6C59" w:rsidRDefault="00AB6C59" w:rsidP="00DF30FE">
      <w:r w:rsidRPr="00AB6C59">
        <w:rPr>
          <w:noProof/>
        </w:rPr>
        <w:drawing>
          <wp:inline distT="0" distB="0" distL="0" distR="0" wp14:anchorId="4704CC01" wp14:editId="22620D0C">
            <wp:extent cx="5943600" cy="3033395"/>
            <wp:effectExtent l="0" t="0" r="0" b="0"/>
            <wp:docPr id="309987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877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25BF" w14:textId="587B2DBB" w:rsidR="00AB6C59" w:rsidRDefault="00AB6C59" w:rsidP="00DF30FE">
      <w:r w:rsidRPr="00AB6C59">
        <w:rPr>
          <w:noProof/>
        </w:rPr>
        <w:lastRenderedPageBreak/>
        <w:drawing>
          <wp:inline distT="0" distB="0" distL="0" distR="0" wp14:anchorId="08963960" wp14:editId="41E60390">
            <wp:extent cx="5943600" cy="2983865"/>
            <wp:effectExtent l="0" t="0" r="0" b="6985"/>
            <wp:docPr id="1617161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610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CB70" w14:textId="1FEB819A" w:rsidR="008304AA" w:rsidRDefault="008304AA" w:rsidP="00DF30FE">
      <w:r w:rsidRPr="008304AA">
        <w:rPr>
          <w:noProof/>
        </w:rPr>
        <w:drawing>
          <wp:inline distT="0" distB="0" distL="0" distR="0" wp14:anchorId="28D7C34B" wp14:editId="2A009456">
            <wp:extent cx="5943600" cy="3009900"/>
            <wp:effectExtent l="0" t="0" r="0" b="0"/>
            <wp:docPr id="1114802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022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331F" w14:textId="77777777" w:rsidR="0039686A" w:rsidRDefault="0039686A" w:rsidP="00DF30FE"/>
    <w:p w14:paraId="5E5735BB" w14:textId="25CE67AE" w:rsidR="00870FC5" w:rsidRPr="00870FC5" w:rsidRDefault="00870FC5" w:rsidP="0039686A">
      <w:pPr>
        <w:numPr>
          <w:ilvl w:val="0"/>
          <w:numId w:val="6"/>
        </w:numPr>
        <w:rPr>
          <w:lang w:val="en-IN"/>
        </w:rPr>
      </w:pPr>
      <w:r w:rsidRPr="00870FC5">
        <w:t>The Silhouette Score measures how well each data point fits into its assigned cluster (higher is better).</w:t>
      </w:r>
    </w:p>
    <w:p w14:paraId="2A65C30C" w14:textId="575DB61B" w:rsidR="00870FC5" w:rsidRPr="00870FC5" w:rsidRDefault="00870FC5" w:rsidP="00870FC5">
      <w:pPr>
        <w:numPr>
          <w:ilvl w:val="0"/>
          <w:numId w:val="6"/>
        </w:numPr>
        <w:rPr>
          <w:lang w:val="en-IN"/>
        </w:rPr>
      </w:pPr>
      <w:r w:rsidRPr="00870FC5">
        <w:rPr>
          <w:lang w:val="en-IN"/>
        </w:rPr>
        <w:t>This graph shows the Davies-Bouldin Index against the number of clusters (lower is better, indicating better-defined clusters).</w:t>
      </w:r>
    </w:p>
    <w:p w14:paraId="0464E884" w14:textId="1DD70E95" w:rsidR="0039686A" w:rsidRDefault="0039686A" w:rsidP="0039686A">
      <w:pPr>
        <w:numPr>
          <w:ilvl w:val="0"/>
          <w:numId w:val="6"/>
        </w:numPr>
        <w:rPr>
          <w:b/>
          <w:bCs/>
          <w:lang w:val="en-IN"/>
        </w:rPr>
      </w:pPr>
      <w:r w:rsidRPr="0039686A">
        <w:rPr>
          <w:b/>
          <w:bCs/>
          <w:lang w:val="en-IN"/>
        </w:rPr>
        <w:t>It is best to consider k=2, 5, and 7 as the only optimal value for K</w:t>
      </w:r>
    </w:p>
    <w:p w14:paraId="346AB24A" w14:textId="70856115" w:rsidR="00836C57" w:rsidRPr="0039686A" w:rsidRDefault="00F2539E" w:rsidP="00F2539E">
      <w:pPr>
        <w:numPr>
          <w:ilvl w:val="0"/>
          <w:numId w:val="6"/>
        </w:numPr>
        <w:rPr>
          <w:b/>
          <w:bCs/>
          <w:lang w:val="en-IN"/>
        </w:rPr>
      </w:pPr>
      <w:r>
        <w:rPr>
          <w:lang w:val="en-IN"/>
        </w:rPr>
        <w:t>Now, it is time to train the model using the k values.</w:t>
      </w:r>
    </w:p>
    <w:p w14:paraId="2270583E" w14:textId="77777777" w:rsidR="0039686A" w:rsidRDefault="0039686A" w:rsidP="00DF30FE"/>
    <w:p w14:paraId="73228013" w14:textId="01E33D2A" w:rsidR="002B0838" w:rsidRDefault="00547457" w:rsidP="002B0838">
      <w:pPr>
        <w:numPr>
          <w:ilvl w:val="0"/>
          <w:numId w:val="6"/>
        </w:numPr>
      </w:pPr>
      <w:r>
        <w:lastRenderedPageBreak/>
        <w:t xml:space="preserve">The next step is to plot the scatter plot. </w:t>
      </w:r>
      <w:r w:rsidR="00B25F06">
        <w:t>Since, our model is trained on multiple features to plot it on 2D graph, I will have to apply PCA.</w:t>
      </w:r>
    </w:p>
    <w:p w14:paraId="1FA2A870" w14:textId="77777777" w:rsidR="002B0838" w:rsidRDefault="002B0838" w:rsidP="0047089C">
      <w:pPr>
        <w:numPr>
          <w:ilvl w:val="0"/>
          <w:numId w:val="6"/>
        </w:numPr>
      </w:pPr>
      <w:r>
        <w:t>This is the scenario right now</w:t>
      </w:r>
    </w:p>
    <w:p w14:paraId="0BEEB72D" w14:textId="372B1E04" w:rsidR="002B0838" w:rsidRDefault="00112932" w:rsidP="002B0838">
      <w:pPr>
        <w:ind w:left="720"/>
      </w:pPr>
      <w:r>
        <w:rPr>
          <w:noProof/>
        </w:rPr>
        <w:drawing>
          <wp:inline distT="0" distB="0" distL="0" distR="0" wp14:anchorId="4BF39957" wp14:editId="512C828A">
            <wp:extent cx="5928874" cy="1386960"/>
            <wp:effectExtent l="0" t="0" r="0" b="3810"/>
            <wp:docPr id="21287992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99229" name="Picture 212879922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838">
        <w:rPr>
          <w:noProof/>
        </w:rPr>
        <w:drawing>
          <wp:inline distT="0" distB="0" distL="0" distR="0" wp14:anchorId="29C53EC0" wp14:editId="30F34C63">
            <wp:extent cx="3205018" cy="2403763"/>
            <wp:effectExtent l="0" t="0" r="0" b="0"/>
            <wp:docPr id="10991519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51909" name="Picture 109915190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75" cy="241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838">
        <w:rPr>
          <w:noProof/>
        </w:rPr>
        <w:lastRenderedPageBreak/>
        <w:drawing>
          <wp:inline distT="0" distB="0" distL="0" distR="0" wp14:anchorId="3202AE73" wp14:editId="43AF238A">
            <wp:extent cx="3140365" cy="2355272"/>
            <wp:effectExtent l="0" t="0" r="3175" b="6985"/>
            <wp:docPr id="12310360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36005" name="Picture 123103600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863" cy="237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838">
        <w:rPr>
          <w:noProof/>
        </w:rPr>
        <w:drawing>
          <wp:inline distT="0" distB="0" distL="0" distR="0" wp14:anchorId="54984407" wp14:editId="38B0277D">
            <wp:extent cx="3325091" cy="2493818"/>
            <wp:effectExtent l="0" t="0" r="8890" b="1905"/>
            <wp:docPr id="14074942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94216" name="Picture 14074942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632" cy="250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F8FC" w14:textId="77777777" w:rsidR="00572D89" w:rsidRDefault="00572D89" w:rsidP="00572D89">
      <w:r>
        <w:rPr>
          <w:noProof/>
        </w:rPr>
        <w:lastRenderedPageBreak/>
        <w:drawing>
          <wp:inline distT="0" distB="0" distL="0" distR="0" wp14:anchorId="4C6B5959" wp14:editId="123FC736">
            <wp:extent cx="6302159" cy="3290454"/>
            <wp:effectExtent l="0" t="0" r="3810" b="5715"/>
            <wp:docPr id="1687145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45549" name="Picture 168714554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632" cy="329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2F78" w14:textId="77777777" w:rsidR="00572D89" w:rsidRDefault="00572D89" w:rsidP="00572D89">
      <w:r>
        <w:t>Improving the Graph</w:t>
      </w:r>
    </w:p>
    <w:p w14:paraId="0E4D77AE" w14:textId="432AC89A" w:rsidR="004D02FD" w:rsidRDefault="004D02FD" w:rsidP="00572D89">
      <w:pPr>
        <w:numPr>
          <w:ilvl w:val="0"/>
          <w:numId w:val="13"/>
        </w:numPr>
      </w:pPr>
      <w:r>
        <w:t xml:space="preserve">Hide Outliers </w:t>
      </w:r>
    </w:p>
    <w:p w14:paraId="574EAA0F" w14:textId="0CA3B20A" w:rsidR="004D02FD" w:rsidRDefault="004D02FD" w:rsidP="004D02FD">
      <w:pPr>
        <w:ind w:left="720"/>
      </w:pPr>
      <w:r>
        <w:rPr>
          <w:noProof/>
        </w:rPr>
        <w:drawing>
          <wp:inline distT="0" distB="0" distL="0" distR="0" wp14:anchorId="7EF1E5A6" wp14:editId="58DFFE9F">
            <wp:extent cx="5943600" cy="3169920"/>
            <wp:effectExtent l="0" t="0" r="0" b="0"/>
            <wp:docPr id="17800727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72761" name="Picture 178007276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98CD" w14:textId="09DA1467" w:rsidR="005E639F" w:rsidRDefault="00572D89" w:rsidP="00572D89">
      <w:pPr>
        <w:numPr>
          <w:ilvl w:val="0"/>
          <w:numId w:val="13"/>
        </w:numPr>
      </w:pPr>
      <w:r>
        <w:t>Using logarithmic scale on y axis</w:t>
      </w:r>
    </w:p>
    <w:p w14:paraId="695F62F8" w14:textId="77777777" w:rsidR="005E639F" w:rsidRDefault="005E639F" w:rsidP="005E639F">
      <w:pPr>
        <w:ind w:left="720"/>
      </w:pPr>
      <w:r>
        <w:rPr>
          <w:noProof/>
        </w:rPr>
        <w:lastRenderedPageBreak/>
        <w:drawing>
          <wp:inline distT="0" distB="0" distL="0" distR="0" wp14:anchorId="07F112D4" wp14:editId="53ACDFBD">
            <wp:extent cx="5943600" cy="3169920"/>
            <wp:effectExtent l="0" t="0" r="0" b="0"/>
            <wp:docPr id="7876297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29749" name="Picture 78762974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F0C4" w14:textId="06823173" w:rsidR="003C3E1A" w:rsidRDefault="00262E36" w:rsidP="00262E36">
      <w:pPr>
        <w:numPr>
          <w:ilvl w:val="0"/>
          <w:numId w:val="13"/>
        </w:numPr>
      </w:pPr>
      <w:r>
        <w:t>Trying Violin Plot</w:t>
      </w:r>
    </w:p>
    <w:p w14:paraId="7BC3A1D7" w14:textId="6769AAC1" w:rsidR="004606DB" w:rsidRDefault="004606DB" w:rsidP="004606DB">
      <w:pPr>
        <w:ind w:left="720"/>
      </w:pPr>
      <w:r>
        <w:rPr>
          <w:noProof/>
        </w:rPr>
        <w:drawing>
          <wp:inline distT="0" distB="0" distL="0" distR="0" wp14:anchorId="5BC8ACBE" wp14:editId="0CF95234">
            <wp:extent cx="5943600" cy="3103245"/>
            <wp:effectExtent l="0" t="0" r="0" b="1905"/>
            <wp:docPr id="16074442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444256" name="Picture 160744425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317E" w14:textId="77777777" w:rsidR="004606DB" w:rsidRDefault="004606DB" w:rsidP="004606DB">
      <w:pPr>
        <w:ind w:left="720"/>
      </w:pPr>
    </w:p>
    <w:p w14:paraId="25838591" w14:textId="77777777" w:rsidR="004606DB" w:rsidRDefault="004606DB" w:rsidP="004606DB">
      <w:pPr>
        <w:ind w:left="720"/>
      </w:pPr>
    </w:p>
    <w:p w14:paraId="5ED544E0" w14:textId="77777777" w:rsidR="004606DB" w:rsidRDefault="004606DB" w:rsidP="004606DB">
      <w:pPr>
        <w:ind w:left="720"/>
      </w:pPr>
    </w:p>
    <w:p w14:paraId="080C3E05" w14:textId="77777777" w:rsidR="004606DB" w:rsidRDefault="004606DB" w:rsidP="004606DB">
      <w:pPr>
        <w:ind w:left="720"/>
      </w:pPr>
    </w:p>
    <w:p w14:paraId="336F1AEA" w14:textId="2AF4BADF" w:rsidR="004606DB" w:rsidRDefault="004606DB" w:rsidP="004606DB">
      <w:pPr>
        <w:numPr>
          <w:ilvl w:val="0"/>
          <w:numId w:val="13"/>
        </w:numPr>
      </w:pPr>
      <w:r>
        <w:t>Violin and Boxplot overlayed</w:t>
      </w:r>
    </w:p>
    <w:p w14:paraId="5F7784C7" w14:textId="77777777" w:rsidR="002B0838" w:rsidRDefault="004606DB" w:rsidP="002B0838">
      <w:pPr>
        <w:ind w:left="720"/>
      </w:pPr>
      <w:r>
        <w:rPr>
          <w:noProof/>
        </w:rPr>
        <w:lastRenderedPageBreak/>
        <w:drawing>
          <wp:inline distT="0" distB="0" distL="0" distR="0" wp14:anchorId="7EE926A3" wp14:editId="3E249BF2">
            <wp:extent cx="5943600" cy="3165764"/>
            <wp:effectExtent l="0" t="0" r="0" b="0"/>
            <wp:docPr id="3640216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21633" name="Picture 36402163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797" cy="316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A470" w14:textId="77777777" w:rsidR="00B46D63" w:rsidRDefault="002B0838" w:rsidP="000A4CB7">
      <w:pPr>
        <w:numPr>
          <w:ilvl w:val="0"/>
          <w:numId w:val="18"/>
        </w:numPr>
        <w:ind w:left="284"/>
      </w:pPr>
      <w:r>
        <w:t xml:space="preserve"> Since K-means is a distance-based clustering</w:t>
      </w:r>
      <w:r w:rsidR="000A4CB7">
        <w:t>, outliers must be affecting the models’ performance. Therefore, we will deal with that first.</w:t>
      </w:r>
    </w:p>
    <w:p w14:paraId="18A936DA" w14:textId="33ECFDDC" w:rsidR="00796B38" w:rsidRDefault="00796B38" w:rsidP="00796B38">
      <w:pPr>
        <w:ind w:left="284"/>
      </w:pPr>
      <w:r>
        <w:rPr>
          <w:noProof/>
        </w:rPr>
        <w:drawing>
          <wp:inline distT="0" distB="0" distL="0" distR="0" wp14:anchorId="25D39DC4" wp14:editId="179CF93E">
            <wp:extent cx="5943600" cy="847725"/>
            <wp:effectExtent l="0" t="0" r="0" b="9525"/>
            <wp:docPr id="4208151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15147" name="Picture 42081514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810D" w14:textId="77777777" w:rsidR="00B46D63" w:rsidRDefault="00B46D63" w:rsidP="00B46D63">
      <w:pPr>
        <w:numPr>
          <w:ilvl w:val="0"/>
          <w:numId w:val="18"/>
        </w:numPr>
        <w:ind w:left="709"/>
      </w:pPr>
      <w:r>
        <w:t>Strategy for Handling Outliers</w:t>
      </w:r>
    </w:p>
    <w:p w14:paraId="124BB1E2" w14:textId="77777777" w:rsidR="00B46D63" w:rsidRDefault="00B46D63" w:rsidP="00B46D63">
      <w:pPr>
        <w:ind w:left="709"/>
      </w:pPr>
      <w:r>
        <w:t>Given you have 7050 data points, here's a balanced approach to consider:</w:t>
      </w:r>
    </w:p>
    <w:p w14:paraId="7CF3DCA0" w14:textId="62189F4F" w:rsidR="00B46D63" w:rsidRPr="00704974" w:rsidRDefault="00B46D63" w:rsidP="00B46D63">
      <w:pPr>
        <w:ind w:left="709"/>
      </w:pPr>
      <w:r w:rsidRPr="00C71348">
        <w:rPr>
          <w:b/>
          <w:bCs/>
        </w:rPr>
        <w:t>Quantify Outlier</w:t>
      </w:r>
      <w:r w:rsidR="00704974">
        <w:rPr>
          <w:b/>
          <w:bCs/>
        </w:rPr>
        <w:t>s:</w:t>
      </w:r>
      <w:r w:rsidR="00704974" w:rsidRPr="00704974">
        <w:t xml:space="preserve"> The percentage of quantifiers is more than 5-10%. Therefore, removing</w:t>
      </w:r>
      <w:r w:rsidR="00704974">
        <w:t xml:space="preserve"> outliers will not improve the performance of the </w:t>
      </w:r>
      <w:r w:rsidR="00055C4D">
        <w:t>model.</w:t>
      </w:r>
    </w:p>
    <w:p w14:paraId="1697FCCF" w14:textId="77777777" w:rsidR="009E145A" w:rsidRDefault="00B46D63" w:rsidP="00055C4D">
      <w:pPr>
        <w:ind w:left="709"/>
      </w:pPr>
      <w:r w:rsidRPr="00C71348">
        <w:rPr>
          <w:b/>
          <w:bCs/>
        </w:rPr>
        <w:t>Decide on a Course of Action:</w:t>
      </w:r>
      <w:r w:rsidR="00055C4D">
        <w:rPr>
          <w:b/>
          <w:bCs/>
        </w:rPr>
        <w:t xml:space="preserve"> </w:t>
      </w:r>
      <w:r w:rsidR="00055C4D">
        <w:t xml:space="preserve"> Also, through domain knowledge we know that outliers here just </w:t>
      </w:r>
      <w:r w:rsidR="009E145A">
        <w:t>mean viral posts and keeping them would a rather good decision.</w:t>
      </w:r>
    </w:p>
    <w:p w14:paraId="76A36B54" w14:textId="77777777" w:rsidR="00BE0703" w:rsidRDefault="009E145A" w:rsidP="00055C4D">
      <w:pPr>
        <w:ind w:left="709"/>
        <w:rPr>
          <w:b/>
          <w:bCs/>
        </w:rPr>
      </w:pPr>
      <w:r>
        <w:rPr>
          <w:b/>
          <w:bCs/>
        </w:rPr>
        <w:t>Therefore, the best course of action would be</w:t>
      </w:r>
      <w:r w:rsidR="00393E66">
        <w:rPr>
          <w:b/>
          <w:bCs/>
        </w:rPr>
        <w:t xml:space="preserve"> transforming the data, since I have already performed scaling.</w:t>
      </w:r>
    </w:p>
    <w:p w14:paraId="6270154B" w14:textId="77777777" w:rsidR="00BE0703" w:rsidRDefault="00BE0703" w:rsidP="00055C4D">
      <w:pPr>
        <w:ind w:left="709"/>
        <w:rPr>
          <w:b/>
          <w:bCs/>
        </w:rPr>
      </w:pPr>
    </w:p>
    <w:p w14:paraId="5ABD1A54" w14:textId="77777777" w:rsidR="0070516E" w:rsidRDefault="00BE0703" w:rsidP="00055C4D">
      <w:pPr>
        <w:ind w:left="709"/>
      </w:pPr>
      <w:r>
        <w:t xml:space="preserve">And after that, check the plot. </w:t>
      </w:r>
    </w:p>
    <w:p w14:paraId="57B706EF" w14:textId="77777777" w:rsidR="00797008" w:rsidRDefault="00797008" w:rsidP="00055C4D">
      <w:pPr>
        <w:ind w:left="709"/>
      </w:pPr>
    </w:p>
    <w:p w14:paraId="2F624A36" w14:textId="77777777" w:rsidR="00797008" w:rsidRDefault="00797008" w:rsidP="00055C4D">
      <w:pPr>
        <w:ind w:left="709"/>
      </w:pPr>
    </w:p>
    <w:p w14:paraId="088A5E77" w14:textId="77777777" w:rsidR="00797008" w:rsidRDefault="0070516E" w:rsidP="00055C4D">
      <w:pPr>
        <w:ind w:left="709"/>
      </w:pPr>
      <w:r>
        <w:rPr>
          <w:noProof/>
        </w:rPr>
        <w:lastRenderedPageBreak/>
        <w:drawing>
          <wp:inline distT="0" distB="0" distL="0" distR="0" wp14:anchorId="0753F1D7" wp14:editId="24E8F961">
            <wp:extent cx="5943600" cy="3103245"/>
            <wp:effectExtent l="0" t="0" r="0" b="1905"/>
            <wp:docPr id="16353279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27946" name="Picture 163532794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5924" w14:textId="77777777" w:rsidR="00797008" w:rsidRDefault="00797008" w:rsidP="00055C4D">
      <w:pPr>
        <w:ind w:left="709"/>
      </w:pPr>
    </w:p>
    <w:p w14:paraId="3EFCAF10" w14:textId="5859ACF8" w:rsidR="00797008" w:rsidRDefault="00797008" w:rsidP="00055C4D">
      <w:pPr>
        <w:ind w:left="709"/>
      </w:pPr>
      <w:r>
        <w:t>Now, I will try finding the value of k again and train the k</w:t>
      </w:r>
      <w:r w:rsidR="00AA4F3F">
        <w:t>-</w:t>
      </w:r>
      <w:r>
        <w:t xml:space="preserve">means clustering model. </w:t>
      </w:r>
    </w:p>
    <w:p w14:paraId="6F37CC5A" w14:textId="77777777" w:rsidR="00DC45C2" w:rsidRDefault="007A6E9A" w:rsidP="00055C4D">
      <w:pPr>
        <w:ind w:left="709"/>
        <w:rPr>
          <w:b/>
          <w:bCs/>
        </w:rPr>
      </w:pPr>
      <w:r>
        <w:rPr>
          <w:b/>
          <w:bCs/>
        </w:rPr>
        <w:lastRenderedPageBreak/>
        <w:t xml:space="preserve">BINGOOOOO!!! I GOT A CONSISTENT K VALUE. </w:t>
      </w:r>
      <w:r w:rsidR="00F74B6B">
        <w:rPr>
          <w:noProof/>
        </w:rPr>
        <w:drawing>
          <wp:inline distT="0" distB="0" distL="0" distR="0" wp14:anchorId="7A8903A4" wp14:editId="3A5BC2FC">
            <wp:extent cx="4752109" cy="2376055"/>
            <wp:effectExtent l="0" t="0" r="0" b="5715"/>
            <wp:docPr id="2608010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01049" name="Picture 26080104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239" cy="238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B6B">
        <w:rPr>
          <w:noProof/>
        </w:rPr>
        <w:drawing>
          <wp:inline distT="0" distB="0" distL="0" distR="0" wp14:anchorId="6AA8620F" wp14:editId="1EE658BF">
            <wp:extent cx="4384963" cy="2192482"/>
            <wp:effectExtent l="0" t="0" r="0" b="0"/>
            <wp:docPr id="13981719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71907" name="Picture 139817190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484" cy="220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5A97" w14:textId="70AB1B00" w:rsidR="007A6E9A" w:rsidRPr="007A6E9A" w:rsidRDefault="00F74B6B" w:rsidP="00055C4D">
      <w:pPr>
        <w:ind w:left="709"/>
      </w:pPr>
      <w:r>
        <w:rPr>
          <w:noProof/>
        </w:rPr>
        <w:drawing>
          <wp:inline distT="0" distB="0" distL="0" distR="0" wp14:anchorId="0144BD2B" wp14:editId="3341717A">
            <wp:extent cx="4461162" cy="2230582"/>
            <wp:effectExtent l="0" t="0" r="0" b="0"/>
            <wp:docPr id="2122417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1720" name="Picture 2122417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768" cy="22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EB8C" w14:textId="4AA7948D" w:rsidR="002B0838" w:rsidRDefault="002B0838" w:rsidP="00DC45C2"/>
    <w:p w14:paraId="105FF201" w14:textId="77777777" w:rsidR="00D352E3" w:rsidRDefault="00D352E3" w:rsidP="00DC45C2">
      <w:pPr>
        <w:rPr>
          <w:b/>
          <w:bCs/>
        </w:rPr>
      </w:pPr>
    </w:p>
    <w:p w14:paraId="16717C41" w14:textId="77777777" w:rsidR="00D352E3" w:rsidRDefault="00D352E3" w:rsidP="00DC45C2">
      <w:pPr>
        <w:rPr>
          <w:b/>
          <w:bCs/>
        </w:rPr>
      </w:pPr>
    </w:p>
    <w:p w14:paraId="44F649AC" w14:textId="4BD3C676" w:rsidR="00DC45C2" w:rsidRDefault="00DC45C2" w:rsidP="00DC45C2">
      <w:pPr>
        <w:rPr>
          <w:b/>
          <w:bCs/>
        </w:rPr>
      </w:pPr>
      <w:r>
        <w:rPr>
          <w:b/>
          <w:bCs/>
        </w:rPr>
        <w:lastRenderedPageBreak/>
        <w:t xml:space="preserve">AS </w:t>
      </w:r>
      <w:r w:rsidR="00287C52">
        <w:rPr>
          <w:b/>
          <w:bCs/>
        </w:rPr>
        <w:t xml:space="preserve">YOU CAN SEE </w:t>
      </w:r>
      <w:r w:rsidR="00444D6A">
        <w:rPr>
          <w:b/>
          <w:bCs/>
        </w:rPr>
        <w:t>k=2</w:t>
      </w:r>
      <w:r w:rsidR="007C1B56">
        <w:rPr>
          <w:b/>
          <w:bCs/>
        </w:rPr>
        <w:t xml:space="preserve"> </w:t>
      </w:r>
      <w:r w:rsidR="0020183F">
        <w:rPr>
          <w:b/>
          <w:bCs/>
        </w:rPr>
        <w:t>is the clear choice.</w:t>
      </w:r>
    </w:p>
    <w:p w14:paraId="4E8B358F" w14:textId="51ABE26A" w:rsidR="00372455" w:rsidRPr="00DC45C2" w:rsidRDefault="00D352E3" w:rsidP="00DC45C2">
      <w:pPr>
        <w:rPr>
          <w:b/>
          <w:bCs/>
        </w:rPr>
      </w:pPr>
      <w:r w:rsidRPr="00D352E3">
        <w:rPr>
          <w:b/>
          <w:bCs/>
        </w:rPr>
        <w:drawing>
          <wp:inline distT="0" distB="0" distL="0" distR="0" wp14:anchorId="4A19DD51" wp14:editId="234C1233">
            <wp:extent cx="4728845" cy="491837"/>
            <wp:effectExtent l="0" t="0" r="0" b="3810"/>
            <wp:docPr id="42987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78121" name=""/>
                    <pic:cNvPicPr/>
                  </pic:nvPicPr>
                  <pic:blipFill rotWithShape="1">
                    <a:blip r:embed="rId28"/>
                    <a:srcRect b="19231"/>
                    <a:stretch/>
                  </pic:blipFill>
                  <pic:spPr bwMode="auto">
                    <a:xfrm>
                      <a:off x="0" y="0"/>
                      <a:ext cx="4734586" cy="492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AEED7" w14:textId="77777777" w:rsidR="00CE2C5F" w:rsidRDefault="00CE2C5F"/>
    <w:p w14:paraId="33487B0D" w14:textId="386DFFE7" w:rsidR="00D352E3" w:rsidRDefault="00011054">
      <w:r w:rsidRPr="00011054">
        <w:drawing>
          <wp:inline distT="0" distB="0" distL="0" distR="0" wp14:anchorId="6EFF009B" wp14:editId="3BEC00AD">
            <wp:extent cx="6529218" cy="1288127"/>
            <wp:effectExtent l="0" t="0" r="5080" b="7620"/>
            <wp:docPr id="600265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658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61173" cy="13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1C2C" w14:textId="77777777" w:rsidR="00D352E3" w:rsidRDefault="00D352E3"/>
    <w:p w14:paraId="485117D8" w14:textId="74DD453D" w:rsidR="00D352E3" w:rsidRDefault="00594944">
      <w:r>
        <w:rPr>
          <w:noProof/>
        </w:rPr>
        <w:drawing>
          <wp:inline distT="0" distB="0" distL="0" distR="0" wp14:anchorId="67B62B9F" wp14:editId="4F999DF2">
            <wp:extent cx="5943600" cy="4457700"/>
            <wp:effectExtent l="0" t="0" r="0" b="0"/>
            <wp:docPr id="4925751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75110" name="Picture 49257511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CCEE" w14:textId="77777777" w:rsidR="00D352E3" w:rsidRDefault="00D352E3"/>
    <w:p w14:paraId="163C0BA1" w14:textId="77777777" w:rsidR="00D352E3" w:rsidRDefault="00D352E3"/>
    <w:p w14:paraId="6C3F49E0" w14:textId="77777777" w:rsidR="00D352E3" w:rsidRDefault="00D352E3"/>
    <w:p w14:paraId="34140C09" w14:textId="57D4E667" w:rsidR="00547457" w:rsidRDefault="00FC4E2E" w:rsidP="00FC4E2E">
      <w:pPr>
        <w:ind w:left="720"/>
        <w:rPr>
          <w:sz w:val="32"/>
          <w:szCs w:val="32"/>
          <w:u w:val="single"/>
        </w:rPr>
      </w:pPr>
      <w:r w:rsidRPr="0011064A">
        <w:rPr>
          <w:sz w:val="32"/>
          <w:szCs w:val="32"/>
          <w:u w:val="single"/>
        </w:rPr>
        <w:lastRenderedPageBreak/>
        <w:t xml:space="preserve">REPORT </w:t>
      </w:r>
    </w:p>
    <w:p w14:paraId="41D300DF" w14:textId="733BF223" w:rsidR="00A43DB5" w:rsidRDefault="00A43DB5" w:rsidP="00FC4E2E">
      <w:pPr>
        <w:ind w:left="720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Problem Statement</w:t>
      </w:r>
    </w:p>
    <w:p w14:paraId="32942541" w14:textId="74F4E877" w:rsidR="00CE2C5F" w:rsidRDefault="00A43DB5" w:rsidP="00CE2C5F">
      <w:pPr>
        <w:ind w:left="720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Why k means clustering?</w:t>
      </w:r>
    </w:p>
    <w:p w14:paraId="403CAE37" w14:textId="0B854CFC" w:rsidR="00CE2C5F" w:rsidRDefault="00CE2C5F" w:rsidP="00CE2C5F">
      <w:pPr>
        <w:ind w:left="720"/>
        <w:rPr>
          <w:sz w:val="32"/>
          <w:szCs w:val="32"/>
          <w:u w:val="single"/>
        </w:rPr>
      </w:pPr>
      <w:r w:rsidRPr="00EE7652">
        <w:rPr>
          <w:sz w:val="32"/>
          <w:szCs w:val="32"/>
          <w:u w:val="single"/>
        </w:rPr>
        <w:t xml:space="preserve">Steps </w:t>
      </w:r>
    </w:p>
    <w:p w14:paraId="00F1AD73" w14:textId="4F1C482B" w:rsidR="004F1FE5" w:rsidRDefault="004F1FE5" w:rsidP="004F1FE5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Preprocessing</w:t>
      </w:r>
      <w:r w:rsidR="001E07C1">
        <w:rPr>
          <w:sz w:val="24"/>
          <w:szCs w:val="24"/>
        </w:rPr>
        <w:t>, standard scaling</w:t>
      </w:r>
    </w:p>
    <w:p w14:paraId="3355C4C3" w14:textId="78D4C0C0" w:rsidR="004F1FE5" w:rsidRDefault="001E07C1" w:rsidP="004F1FE5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Finding the value of K, with and without scaling</w:t>
      </w:r>
    </w:p>
    <w:p w14:paraId="5F41C2A3" w14:textId="44D7CFC4" w:rsidR="001E07C1" w:rsidRDefault="001E07C1" w:rsidP="004F1FE5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Accidently took categorical value in consideration, removed that</w:t>
      </w:r>
    </w:p>
    <w:p w14:paraId="11226808" w14:textId="6E1334BD" w:rsidR="001E07C1" w:rsidRDefault="00461A81" w:rsidP="004F1FE5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K = 2,5,7</w:t>
      </w:r>
    </w:p>
    <w:p w14:paraId="01B4EF62" w14:textId="2604FD76" w:rsidR="00461A81" w:rsidRPr="004F1FE5" w:rsidRDefault="00461A81" w:rsidP="004F1FE5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The score was not that good, so this time I dropped the outliers and then trained again.</w:t>
      </w:r>
    </w:p>
    <w:p w14:paraId="6B67AB3A" w14:textId="1FB9024B" w:rsidR="00EE7652" w:rsidRDefault="00EE7652" w:rsidP="00CE2C5F">
      <w:pPr>
        <w:ind w:left="720"/>
        <w:rPr>
          <w:sz w:val="32"/>
          <w:szCs w:val="32"/>
          <w:u w:val="single"/>
        </w:rPr>
      </w:pPr>
      <w:r w:rsidRPr="004F1FE5">
        <w:rPr>
          <w:sz w:val="32"/>
          <w:szCs w:val="32"/>
          <w:u w:val="single"/>
        </w:rPr>
        <w:t>Final conclusion</w:t>
      </w:r>
      <w:r w:rsidR="004F1FE5">
        <w:rPr>
          <w:sz w:val="32"/>
          <w:szCs w:val="32"/>
          <w:u w:val="single"/>
        </w:rPr>
        <w:t xml:space="preserve"> and output</w:t>
      </w:r>
    </w:p>
    <w:p w14:paraId="33866F81" w14:textId="7E71D10D" w:rsidR="00461A81" w:rsidRDefault="00461A81" w:rsidP="00461A81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Scatter Plot that shows clusters </w:t>
      </w:r>
      <w:r w:rsidR="00B0771D">
        <w:rPr>
          <w:sz w:val="24"/>
          <w:szCs w:val="24"/>
        </w:rPr>
        <w:t xml:space="preserve">and can be used later. </w:t>
      </w:r>
    </w:p>
    <w:p w14:paraId="47F52C01" w14:textId="77777777" w:rsidR="00461A81" w:rsidRPr="004F1FE5" w:rsidRDefault="00461A81" w:rsidP="00CE2C5F">
      <w:pPr>
        <w:ind w:left="720"/>
        <w:rPr>
          <w:sz w:val="32"/>
          <w:szCs w:val="32"/>
          <w:u w:val="single"/>
        </w:rPr>
      </w:pPr>
    </w:p>
    <w:p w14:paraId="1A75FB1D" w14:textId="08F04533" w:rsidR="00EE7652" w:rsidRDefault="00EE7652" w:rsidP="00CE2C5F">
      <w:pPr>
        <w:ind w:left="720"/>
        <w:rPr>
          <w:sz w:val="32"/>
          <w:szCs w:val="32"/>
        </w:rPr>
      </w:pPr>
      <w:r>
        <w:rPr>
          <w:sz w:val="32"/>
          <w:szCs w:val="32"/>
        </w:rPr>
        <w:t>ON medium post</w:t>
      </w:r>
    </w:p>
    <w:p w14:paraId="258C1F6D" w14:textId="3558B683" w:rsidR="00CE2C5F" w:rsidRDefault="00CE2C5F" w:rsidP="00CE2C5F">
      <w:pPr>
        <w:ind w:left="720"/>
        <w:rPr>
          <w:sz w:val="32"/>
          <w:szCs w:val="32"/>
        </w:rPr>
      </w:pPr>
      <w:r>
        <w:rPr>
          <w:sz w:val="32"/>
          <w:szCs w:val="32"/>
        </w:rPr>
        <w:t>Feedback loop.</w:t>
      </w:r>
    </w:p>
    <w:p w14:paraId="71A4347A" w14:textId="77777777" w:rsidR="00CE2C5F" w:rsidRPr="00CE2C5F" w:rsidRDefault="00CE2C5F" w:rsidP="00CE2C5F">
      <w:pPr>
        <w:ind w:left="720"/>
        <w:rPr>
          <w:sz w:val="32"/>
          <w:szCs w:val="32"/>
        </w:rPr>
      </w:pPr>
    </w:p>
    <w:sectPr w:rsidR="00CE2C5F" w:rsidRPr="00CE2C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C07D63" w14:textId="77777777" w:rsidR="007962E9" w:rsidRDefault="007962E9" w:rsidP="00B376C0">
      <w:pPr>
        <w:spacing w:after="0" w:line="240" w:lineRule="auto"/>
      </w:pPr>
      <w:r>
        <w:separator/>
      </w:r>
    </w:p>
  </w:endnote>
  <w:endnote w:type="continuationSeparator" w:id="0">
    <w:p w14:paraId="0CF8DB86" w14:textId="77777777" w:rsidR="007962E9" w:rsidRDefault="007962E9" w:rsidP="00B376C0">
      <w:pPr>
        <w:spacing w:after="0" w:line="240" w:lineRule="auto"/>
      </w:pPr>
      <w:r>
        <w:continuationSeparator/>
      </w:r>
    </w:p>
  </w:endnote>
  <w:endnote w:type="continuationNotice" w:id="1">
    <w:p w14:paraId="207999D2" w14:textId="77777777" w:rsidR="007962E9" w:rsidRDefault="007962E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FE85F6" w14:textId="77777777" w:rsidR="007962E9" w:rsidRDefault="007962E9" w:rsidP="00B376C0">
      <w:pPr>
        <w:spacing w:after="0" w:line="240" w:lineRule="auto"/>
      </w:pPr>
      <w:r>
        <w:separator/>
      </w:r>
    </w:p>
  </w:footnote>
  <w:footnote w:type="continuationSeparator" w:id="0">
    <w:p w14:paraId="4E9DDEB6" w14:textId="77777777" w:rsidR="007962E9" w:rsidRDefault="007962E9" w:rsidP="00B376C0">
      <w:pPr>
        <w:spacing w:after="0" w:line="240" w:lineRule="auto"/>
      </w:pPr>
      <w:r>
        <w:continuationSeparator/>
      </w:r>
    </w:p>
  </w:footnote>
  <w:footnote w:type="continuationNotice" w:id="1">
    <w:p w14:paraId="58A7DD9C" w14:textId="77777777" w:rsidR="007962E9" w:rsidRDefault="007962E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00303"/>
    <w:multiLevelType w:val="hybridMultilevel"/>
    <w:tmpl w:val="86FE258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0F00557"/>
    <w:multiLevelType w:val="hybridMultilevel"/>
    <w:tmpl w:val="F08263E6"/>
    <w:lvl w:ilvl="0" w:tplc="7990204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F5422B"/>
    <w:multiLevelType w:val="hybridMultilevel"/>
    <w:tmpl w:val="4998C386"/>
    <w:lvl w:ilvl="0" w:tplc="79902040">
      <w:start w:val="1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1CEC5378"/>
    <w:multiLevelType w:val="hybridMultilevel"/>
    <w:tmpl w:val="C47EB4C2"/>
    <w:lvl w:ilvl="0" w:tplc="55D661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FAD4E0D"/>
    <w:multiLevelType w:val="hybridMultilevel"/>
    <w:tmpl w:val="2A3829D2"/>
    <w:lvl w:ilvl="0" w:tplc="4009000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70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42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142" w:hanging="360"/>
      </w:pPr>
      <w:rPr>
        <w:rFonts w:ascii="Wingdings" w:hAnsi="Wingdings" w:hint="default"/>
      </w:rPr>
    </w:lvl>
  </w:abstractNum>
  <w:abstractNum w:abstractNumId="5" w15:restartNumberingAfterBreak="0">
    <w:nsid w:val="37503773"/>
    <w:multiLevelType w:val="hybridMultilevel"/>
    <w:tmpl w:val="C86432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C24765"/>
    <w:multiLevelType w:val="hybridMultilevel"/>
    <w:tmpl w:val="D6C6081A"/>
    <w:lvl w:ilvl="0" w:tplc="40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7" w15:restartNumberingAfterBreak="0">
    <w:nsid w:val="3F4F6DC2"/>
    <w:multiLevelType w:val="hybridMultilevel"/>
    <w:tmpl w:val="048609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BE0D96"/>
    <w:multiLevelType w:val="hybridMultilevel"/>
    <w:tmpl w:val="E32CA3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F3134D"/>
    <w:multiLevelType w:val="hybridMultilevel"/>
    <w:tmpl w:val="AA921E16"/>
    <w:lvl w:ilvl="0" w:tplc="7990204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66288F"/>
    <w:multiLevelType w:val="multilevel"/>
    <w:tmpl w:val="6B24B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0DA094B"/>
    <w:multiLevelType w:val="hybridMultilevel"/>
    <w:tmpl w:val="88F23210"/>
    <w:lvl w:ilvl="0" w:tplc="79902040">
      <w:start w:val="1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54300784"/>
    <w:multiLevelType w:val="hybridMultilevel"/>
    <w:tmpl w:val="43905B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9521C6"/>
    <w:multiLevelType w:val="hybridMultilevel"/>
    <w:tmpl w:val="99AA9716"/>
    <w:lvl w:ilvl="0" w:tplc="7990204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F27FC0"/>
    <w:multiLevelType w:val="hybridMultilevel"/>
    <w:tmpl w:val="8BD03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241327"/>
    <w:multiLevelType w:val="hybridMultilevel"/>
    <w:tmpl w:val="D3482550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28C5AFF"/>
    <w:multiLevelType w:val="hybridMultilevel"/>
    <w:tmpl w:val="58089654"/>
    <w:lvl w:ilvl="0" w:tplc="79902040">
      <w:start w:val="1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7D351C7E"/>
    <w:multiLevelType w:val="hybridMultilevel"/>
    <w:tmpl w:val="D3482550"/>
    <w:lvl w:ilvl="0" w:tplc="0A7C783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77228289">
    <w:abstractNumId w:val="7"/>
  </w:num>
  <w:num w:numId="2" w16cid:durableId="1428620428">
    <w:abstractNumId w:val="0"/>
  </w:num>
  <w:num w:numId="3" w16cid:durableId="1913739009">
    <w:abstractNumId w:val="8"/>
  </w:num>
  <w:num w:numId="4" w16cid:durableId="1472211773">
    <w:abstractNumId w:val="14"/>
  </w:num>
  <w:num w:numId="5" w16cid:durableId="293104117">
    <w:abstractNumId w:val="12"/>
  </w:num>
  <w:num w:numId="6" w16cid:durableId="86198017">
    <w:abstractNumId w:val="10"/>
  </w:num>
  <w:num w:numId="7" w16cid:durableId="1377240358">
    <w:abstractNumId w:val="3"/>
  </w:num>
  <w:num w:numId="8" w16cid:durableId="189807015">
    <w:abstractNumId w:val="17"/>
  </w:num>
  <w:num w:numId="9" w16cid:durableId="1975325297">
    <w:abstractNumId w:val="15"/>
  </w:num>
  <w:num w:numId="10" w16cid:durableId="107432672">
    <w:abstractNumId w:val="9"/>
  </w:num>
  <w:num w:numId="11" w16cid:durableId="1227498549">
    <w:abstractNumId w:val="11"/>
  </w:num>
  <w:num w:numId="12" w16cid:durableId="985476649">
    <w:abstractNumId w:val="2"/>
  </w:num>
  <w:num w:numId="13" w16cid:durableId="1619142644">
    <w:abstractNumId w:val="5"/>
  </w:num>
  <w:num w:numId="14" w16cid:durableId="1139692721">
    <w:abstractNumId w:val="13"/>
  </w:num>
  <w:num w:numId="15" w16cid:durableId="996804591">
    <w:abstractNumId w:val="1"/>
  </w:num>
  <w:num w:numId="16" w16cid:durableId="425539526">
    <w:abstractNumId w:val="16"/>
  </w:num>
  <w:num w:numId="17" w16cid:durableId="426774062">
    <w:abstractNumId w:val="4"/>
  </w:num>
  <w:num w:numId="18" w16cid:durableId="86082035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6A5C"/>
    <w:rsid w:val="00002FDB"/>
    <w:rsid w:val="00011054"/>
    <w:rsid w:val="00031DA6"/>
    <w:rsid w:val="00055C4D"/>
    <w:rsid w:val="000A4CB7"/>
    <w:rsid w:val="0011064A"/>
    <w:rsid w:val="00112932"/>
    <w:rsid w:val="00130353"/>
    <w:rsid w:val="00166A5C"/>
    <w:rsid w:val="001E07C1"/>
    <w:rsid w:val="0020183F"/>
    <w:rsid w:val="00262E36"/>
    <w:rsid w:val="00284F0F"/>
    <w:rsid w:val="00287C52"/>
    <w:rsid w:val="002B0838"/>
    <w:rsid w:val="003219D9"/>
    <w:rsid w:val="0033206D"/>
    <w:rsid w:val="00347945"/>
    <w:rsid w:val="00352390"/>
    <w:rsid w:val="00372455"/>
    <w:rsid w:val="00393E66"/>
    <w:rsid w:val="0039686A"/>
    <w:rsid w:val="003C3E1A"/>
    <w:rsid w:val="00440DCB"/>
    <w:rsid w:val="00444D6A"/>
    <w:rsid w:val="0045020C"/>
    <w:rsid w:val="004606DB"/>
    <w:rsid w:val="00461A81"/>
    <w:rsid w:val="0046375A"/>
    <w:rsid w:val="004A780F"/>
    <w:rsid w:val="004C0D20"/>
    <w:rsid w:val="004D02FD"/>
    <w:rsid w:val="004E1BA1"/>
    <w:rsid w:val="004F1FE5"/>
    <w:rsid w:val="005362A5"/>
    <w:rsid w:val="00540A49"/>
    <w:rsid w:val="00547457"/>
    <w:rsid w:val="00572D89"/>
    <w:rsid w:val="00594944"/>
    <w:rsid w:val="005E639F"/>
    <w:rsid w:val="006642ED"/>
    <w:rsid w:val="00676ED4"/>
    <w:rsid w:val="006F35E7"/>
    <w:rsid w:val="00704974"/>
    <w:rsid w:val="0070516E"/>
    <w:rsid w:val="00725165"/>
    <w:rsid w:val="0074376F"/>
    <w:rsid w:val="007962E9"/>
    <w:rsid w:val="00796B38"/>
    <w:rsid w:val="00797008"/>
    <w:rsid w:val="007A6E9A"/>
    <w:rsid w:val="007C1B56"/>
    <w:rsid w:val="007C2D4D"/>
    <w:rsid w:val="00820B9C"/>
    <w:rsid w:val="008304AA"/>
    <w:rsid w:val="00836C57"/>
    <w:rsid w:val="00863816"/>
    <w:rsid w:val="00870FC5"/>
    <w:rsid w:val="00922263"/>
    <w:rsid w:val="00963B9B"/>
    <w:rsid w:val="009A64DB"/>
    <w:rsid w:val="009B7DBD"/>
    <w:rsid w:val="009E145A"/>
    <w:rsid w:val="00A02501"/>
    <w:rsid w:val="00A43DB5"/>
    <w:rsid w:val="00A628C5"/>
    <w:rsid w:val="00AA4F3F"/>
    <w:rsid w:val="00AB6C59"/>
    <w:rsid w:val="00AD067B"/>
    <w:rsid w:val="00B0771D"/>
    <w:rsid w:val="00B25F06"/>
    <w:rsid w:val="00B376C0"/>
    <w:rsid w:val="00B420D2"/>
    <w:rsid w:val="00B46D63"/>
    <w:rsid w:val="00B84177"/>
    <w:rsid w:val="00BD2B10"/>
    <w:rsid w:val="00BE0703"/>
    <w:rsid w:val="00C51C81"/>
    <w:rsid w:val="00C71348"/>
    <w:rsid w:val="00C9450A"/>
    <w:rsid w:val="00CE2C5F"/>
    <w:rsid w:val="00D02804"/>
    <w:rsid w:val="00D319B8"/>
    <w:rsid w:val="00D33E45"/>
    <w:rsid w:val="00D352E3"/>
    <w:rsid w:val="00D8360D"/>
    <w:rsid w:val="00DC45C2"/>
    <w:rsid w:val="00DF30FE"/>
    <w:rsid w:val="00E36FBD"/>
    <w:rsid w:val="00E77553"/>
    <w:rsid w:val="00E91CC5"/>
    <w:rsid w:val="00EE7652"/>
    <w:rsid w:val="00EF0F1D"/>
    <w:rsid w:val="00F2539E"/>
    <w:rsid w:val="00F74B6B"/>
    <w:rsid w:val="00F805FB"/>
    <w:rsid w:val="00F82786"/>
    <w:rsid w:val="00FA58A3"/>
    <w:rsid w:val="00FC4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C077424"/>
  <w15:chartTrackingRefBased/>
  <w15:docId w15:val="{F36BF9A8-7963-409F-A85B-D3BB99454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1A8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6A5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376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76C0"/>
  </w:style>
  <w:style w:type="paragraph" w:styleId="Footer">
    <w:name w:val="footer"/>
    <w:basedOn w:val="Normal"/>
    <w:link w:val="FooterChar"/>
    <w:uiPriority w:val="99"/>
    <w:unhideWhenUsed/>
    <w:rsid w:val="00B376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76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07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714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2091377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000702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866788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435438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0983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2389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916355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5270990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2497341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07134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52656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  <w:div w:id="1504205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8863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0086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6637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87648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7479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449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12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181979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1099926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2605991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72724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8353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9586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258489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2250970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301137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79084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8755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  <w:div w:id="1113474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427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2348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4486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72908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7465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33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0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07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950</TotalTime>
  <Pages>15</Pages>
  <Words>917</Words>
  <Characters>5228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GARIMA HANSA</cp:lastModifiedBy>
  <cp:revision>78</cp:revision>
  <dcterms:created xsi:type="dcterms:W3CDTF">2025-03-05T17:47:00Z</dcterms:created>
  <dcterms:modified xsi:type="dcterms:W3CDTF">2025-03-10T17:38:00Z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40d0592b-f71f-4980-ba63-956ccc4fcc0d</vt:lpwstr>
  </property>
</Properties>
</file>